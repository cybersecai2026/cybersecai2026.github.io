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AE633" w14:textId="77777777" w:rsidR="007E1219" w:rsidRPr="00567950" w:rsidRDefault="007E1219" w:rsidP="007E1219">
      <w:pPr>
        <w:pStyle w:val="1"/>
        <w:rPr>
          <w:rFonts w:asciiTheme="minorHAnsi" w:hAnsiTheme="minorHAnsi" w:cstheme="minorHAnsi"/>
        </w:rPr>
      </w:pPr>
      <w:r w:rsidRPr="00567950">
        <w:rPr>
          <w:rFonts w:asciiTheme="minorHAnsi" w:hAnsiTheme="minorHAnsi" w:cstheme="minorHAnsi"/>
        </w:rPr>
        <w:t>Call for Posters</w:t>
      </w:r>
    </w:p>
    <w:p w14:paraId="46DE0F10" w14:textId="77777777" w:rsidR="007E1219" w:rsidRPr="00567950" w:rsidRDefault="007E1219" w:rsidP="007E1219">
      <w:pPr>
        <w:pStyle w:val="Web"/>
        <w:rPr>
          <w:rFonts w:asciiTheme="minorHAnsi" w:hAnsiTheme="minorHAnsi" w:cstheme="minorHAnsi"/>
        </w:rPr>
      </w:pPr>
      <w:r w:rsidRPr="00567950">
        <w:rPr>
          <w:rFonts w:asciiTheme="minorHAnsi" w:hAnsiTheme="minorHAnsi" w:cstheme="minorHAnsi"/>
        </w:rPr>
        <w:t>We invite poster presentations in the following two categories. All participants will present their work in poster format at the conference.</w:t>
      </w:r>
    </w:p>
    <w:p w14:paraId="4FF4BF2A" w14:textId="77777777" w:rsidR="007E1219" w:rsidRPr="00567950" w:rsidRDefault="007E1219" w:rsidP="007E1219">
      <w:pPr>
        <w:pStyle w:val="2"/>
        <w:rPr>
          <w:rFonts w:asciiTheme="minorHAnsi" w:hAnsiTheme="minorHAnsi" w:cstheme="minorHAnsi"/>
        </w:rPr>
      </w:pPr>
      <w:r w:rsidRPr="00567950">
        <w:rPr>
          <w:rFonts w:asciiTheme="minorHAnsi" w:hAnsiTheme="minorHAnsi" w:cstheme="minorHAnsi"/>
        </w:rPr>
        <w:t>Student Poster</w:t>
      </w:r>
    </w:p>
    <w:p w14:paraId="57902FA8" w14:textId="77777777" w:rsidR="007F6017" w:rsidRDefault="007F6017" w:rsidP="007F6017">
      <w:pPr>
        <w:pStyle w:val="Web"/>
        <w:rPr>
          <w:ins w:id="0" w:author="Yi-Ting Huang" w:date="2026-09-02T11:43:00Z"/>
          <w:rFonts w:asciiTheme="minorHAnsi" w:hAnsiTheme="minorHAnsi" w:cstheme="minorHAnsi"/>
        </w:rPr>
      </w:pPr>
      <w:ins w:id="1" w:author="Yi-Ting Huang" w:date="2026-09-02T11:43:00Z">
        <w:r w:rsidRPr="007F6017">
          <w:rPr>
            <w:rFonts w:asciiTheme="minorHAnsi" w:hAnsiTheme="minorHAnsi" w:cstheme="minorHAnsi"/>
          </w:rPr>
          <w:t>This category is open to undergraduate students, graduate students, and postdoctoral researchers. Both individual and group submissions are welcome. Each submission must have a faculty advisor or mentor.</w:t>
        </w:r>
      </w:ins>
    </w:p>
    <w:p w14:paraId="19D65D5B" w14:textId="77777777" w:rsidR="00102B9E" w:rsidRPr="00102B9E" w:rsidRDefault="00102B9E" w:rsidP="007F6017">
      <w:pPr>
        <w:pStyle w:val="Web"/>
        <w:rPr>
          <w:ins w:id="2" w:author="Yi-Ting Huang" w:date="2026-09-02T11:54:00Z"/>
          <w:rFonts w:asciiTheme="minorHAnsi" w:hAnsiTheme="minorHAnsi" w:cstheme="minorHAnsi"/>
          <w:rPrChange w:id="3" w:author="Yi-Ting Huang" w:date="2026-09-02T11:54:00Z">
            <w:rPr>
              <w:ins w:id="4" w:author="Yi-Ting Huang" w:date="2026-09-02T11:54:00Z"/>
            </w:rPr>
          </w:rPrChange>
        </w:rPr>
      </w:pPr>
      <w:ins w:id="5" w:author="Yi-Ting Huang" w:date="2026-09-02T11:54:00Z">
        <w:r w:rsidRPr="00102B9E">
          <w:rPr>
            <w:rFonts w:asciiTheme="minorHAnsi" w:hAnsiTheme="minorHAnsi" w:cstheme="minorHAnsi"/>
            <w:rPrChange w:id="6" w:author="Yi-Ting Huang" w:date="2026-09-02T11:54:00Z">
              <w:rPr/>
            </w:rPrChange>
          </w:rPr>
          <w:t>The one-page submission should briefly describe the research background, methodology, and key findings. Previously published or publicly presented work is also welcome. If the work has been published or presented elsewhere, this must be clearly indicated in the submission, and the original publication or presentation venue must also be clearly cited on the poster.</w:t>
        </w:r>
      </w:ins>
    </w:p>
    <w:p w14:paraId="7B568CBD" w14:textId="4FC82A53" w:rsidR="007E1219" w:rsidDel="007F6017" w:rsidRDefault="007F6017" w:rsidP="007F6017">
      <w:pPr>
        <w:widowControl/>
        <w:spacing w:before="100" w:beforeAutospacing="1" w:after="100" w:afterAutospacing="1"/>
        <w:outlineLvl w:val="2"/>
        <w:rPr>
          <w:del w:id="7" w:author="Yi-Ting Huang" w:date="2026-09-02T11:43:00Z"/>
          <w:rFonts w:cstheme="minorHAnsi"/>
        </w:rPr>
      </w:pPr>
      <w:ins w:id="8" w:author="Yi-Ting Huang" w:date="2026-09-02T11:43:00Z">
        <w:r w:rsidRPr="007F6017">
          <w:rPr>
            <w:rFonts w:cstheme="minorHAnsi"/>
          </w:rPr>
          <w:t>Student Poster submissions are subject to review. Interested students should submit their information and upload the one-page submission through the Google Form.</w:t>
        </w:r>
      </w:ins>
      <w:del w:id="9" w:author="Yi-Ting Huang" w:date="2026-09-02T11:43:00Z">
        <w:r w:rsidR="007E1219" w:rsidRPr="00567950" w:rsidDel="007F6017">
          <w:rPr>
            <w:rFonts w:cstheme="minorHAnsi"/>
          </w:rPr>
          <w:delText>This category is intended for students to present their research work. The one-page submission should briefly describe the research background, methodology, and key findings.</w:delText>
        </w:r>
      </w:del>
    </w:p>
    <w:p w14:paraId="2025341C" w14:textId="77777777" w:rsidR="007F6017" w:rsidRPr="00567950" w:rsidRDefault="007F6017" w:rsidP="007F6017">
      <w:pPr>
        <w:pStyle w:val="Web"/>
        <w:rPr>
          <w:ins w:id="10" w:author="Yi-Ting Huang" w:date="2026-09-02T11:47:00Z"/>
          <w:rFonts w:asciiTheme="minorHAnsi" w:hAnsiTheme="minorHAnsi" w:cstheme="minorHAnsi"/>
        </w:rPr>
      </w:pPr>
    </w:p>
    <w:p w14:paraId="426230BC" w14:textId="70CEE7CF" w:rsidR="007E1219" w:rsidRPr="00567950" w:rsidDel="007F6017" w:rsidRDefault="007E1219" w:rsidP="007E1219">
      <w:pPr>
        <w:pStyle w:val="Web"/>
        <w:rPr>
          <w:del w:id="11" w:author="Yi-Ting Huang" w:date="2026-09-02T11:43:00Z"/>
          <w:rFonts w:asciiTheme="minorHAnsi" w:hAnsiTheme="minorHAnsi" w:cstheme="minorHAnsi"/>
        </w:rPr>
      </w:pPr>
      <w:del w:id="12" w:author="Yi-Ting Huang" w:date="2026-09-02T11:43:00Z">
        <w:r w:rsidRPr="00567950" w:rsidDel="007F6017">
          <w:rPr>
            <w:rFonts w:asciiTheme="minorHAnsi" w:hAnsiTheme="minorHAnsi" w:cstheme="minorHAnsi"/>
          </w:rPr>
          <w:delText>Student Poster submissions are subject to review.</w:delText>
        </w:r>
        <w:r w:rsidR="000E7BC2" w:rsidRPr="000E7BC2" w:rsidDel="007F6017">
          <w:rPr>
            <w:rFonts w:asciiTheme="minorHAnsi" w:hAnsiTheme="minorHAnsi" w:cstheme="minorHAnsi"/>
          </w:rPr>
          <w:delText xml:space="preserve"> Interested students should submit their information and upload the one-page submission through the designated Google Form.</w:delText>
        </w:r>
      </w:del>
    </w:p>
    <w:p w14:paraId="54EA6965" w14:textId="77777777" w:rsidR="007F6017" w:rsidRPr="007F6017" w:rsidRDefault="007F6017" w:rsidP="007F6017">
      <w:pPr>
        <w:widowControl/>
        <w:spacing w:before="100" w:beforeAutospacing="1" w:after="100" w:afterAutospacing="1"/>
        <w:outlineLvl w:val="2"/>
        <w:rPr>
          <w:ins w:id="13" w:author="Yi-Ting Huang" w:date="2026-09-02T11:44:00Z"/>
          <w:rFonts w:eastAsia="新細明體" w:cstheme="minorHAnsi"/>
          <w:b/>
          <w:bCs/>
          <w:kern w:val="0"/>
          <w:sz w:val="27"/>
          <w:szCs w:val="27"/>
          <w:rPrChange w:id="14" w:author="Yi-Ting Huang" w:date="2026-09-02T11:44:00Z">
            <w:rPr>
              <w:ins w:id="15" w:author="Yi-Ting Huang" w:date="2026-09-02T11:44:00Z"/>
              <w:rFonts w:ascii="新細明體" w:eastAsia="新細明體" w:hAnsi="新細明體" w:cs="新細明體"/>
              <w:b/>
              <w:bCs/>
              <w:kern w:val="0"/>
              <w:sz w:val="27"/>
              <w:szCs w:val="27"/>
            </w:rPr>
          </w:rPrChange>
        </w:rPr>
      </w:pPr>
      <w:proofErr w:type="spellStart"/>
      <w:ins w:id="16" w:author="Yi-Ting Huang" w:date="2026-09-02T11:44:00Z">
        <w:r w:rsidRPr="007F6017">
          <w:rPr>
            <w:rFonts w:eastAsia="新細明體" w:cstheme="minorHAnsi"/>
            <w:b/>
            <w:bCs/>
            <w:kern w:val="0"/>
            <w:sz w:val="27"/>
            <w:szCs w:val="27"/>
            <w:rPrChange w:id="17" w:author="Yi-Ting Huang" w:date="2026-09-02T11:44:00Z">
              <w:rPr>
                <w:rFonts w:ascii="新細明體" w:eastAsia="新細明體" w:hAnsi="新細明體" w:cs="新細明體"/>
                <w:b/>
                <w:bCs/>
                <w:kern w:val="0"/>
                <w:sz w:val="27"/>
                <w:szCs w:val="27"/>
              </w:rPr>
            </w:rPrChange>
          </w:rPr>
          <w:t>Review</w:t>
        </w:r>
        <w:proofErr w:type="spellEnd"/>
        <w:r w:rsidRPr="007F6017">
          <w:rPr>
            <w:rFonts w:eastAsia="新細明體" w:cstheme="minorHAnsi"/>
            <w:b/>
            <w:bCs/>
            <w:kern w:val="0"/>
            <w:sz w:val="27"/>
            <w:szCs w:val="27"/>
            <w:rPrChange w:id="18" w:author="Yi-Ting Huang" w:date="2026-09-02T11:44:00Z">
              <w:rPr>
                <w:rFonts w:ascii="新細明體" w:eastAsia="新細明體" w:hAnsi="新細明體" w:cs="新細明體"/>
                <w:b/>
                <w:bCs/>
                <w:kern w:val="0"/>
                <w:sz w:val="27"/>
                <w:szCs w:val="27"/>
              </w:rPr>
            </w:rPrChange>
          </w:rPr>
          <w:t xml:space="preserve"> Process</w:t>
        </w:r>
      </w:ins>
    </w:p>
    <w:p w14:paraId="3FDA317E" w14:textId="6CCC717C" w:rsidR="007F6017" w:rsidRPr="007F6017" w:rsidRDefault="00BF3366" w:rsidP="007F6017">
      <w:pPr>
        <w:widowControl/>
        <w:spacing w:before="100" w:beforeAutospacing="1" w:after="100" w:afterAutospacing="1"/>
        <w:rPr>
          <w:ins w:id="19" w:author="Yi-Ting Huang" w:date="2026-09-02T11:44:00Z"/>
          <w:rFonts w:eastAsia="新細明體" w:cstheme="minorHAnsi"/>
          <w:kern w:val="0"/>
          <w:szCs w:val="24"/>
          <w:rPrChange w:id="20" w:author="Yi-Ting Huang" w:date="2026-09-02T11:44:00Z">
            <w:rPr>
              <w:ins w:id="21" w:author="Yi-Ting Huang" w:date="2026-09-02T11:44:00Z"/>
              <w:rFonts w:ascii="新細明體" w:eastAsia="新細明體" w:hAnsi="新細明體" w:cs="新細明體"/>
              <w:kern w:val="0"/>
              <w:szCs w:val="24"/>
            </w:rPr>
          </w:rPrChange>
        </w:rPr>
      </w:pPr>
      <w:ins w:id="22" w:author="Yi-Ting Huang" w:date="2026-09-02T11:49:00Z">
        <w:r>
          <w:t xml:space="preserve">Student Poster submissions will undergo </w:t>
        </w:r>
        <w:r w:rsidRPr="00102B9E">
          <w:rPr>
            <w:b/>
            <w:bCs/>
            <w:rPrChange w:id="23" w:author="Yi-Ting Huang" w:date="2026-09-02T11:54:00Z">
              <w:rPr/>
            </w:rPrChange>
          </w:rPr>
          <w:t>a single-blind review</w:t>
        </w:r>
        <w:r>
          <w:t>.</w:t>
        </w:r>
      </w:ins>
    </w:p>
    <w:p w14:paraId="30A97488" w14:textId="77777777" w:rsidR="007F6017" w:rsidRPr="007F6017" w:rsidRDefault="007F6017" w:rsidP="007F6017">
      <w:pPr>
        <w:widowControl/>
        <w:spacing w:before="100" w:beforeAutospacing="1" w:after="100" w:afterAutospacing="1"/>
        <w:rPr>
          <w:ins w:id="24" w:author="Yi-Ting Huang" w:date="2026-09-02T11:44:00Z"/>
          <w:rFonts w:eastAsia="新細明體" w:cstheme="minorHAnsi"/>
          <w:kern w:val="0"/>
          <w:szCs w:val="24"/>
          <w:rPrChange w:id="25" w:author="Yi-Ting Huang" w:date="2026-09-02T11:44:00Z">
            <w:rPr>
              <w:ins w:id="26" w:author="Yi-Ting Huang" w:date="2026-09-02T11:44:00Z"/>
              <w:rFonts w:ascii="新細明體" w:eastAsia="新細明體" w:hAnsi="新細明體" w:cs="新細明體"/>
              <w:kern w:val="0"/>
              <w:szCs w:val="24"/>
            </w:rPr>
          </w:rPrChange>
        </w:rPr>
      </w:pPr>
      <w:ins w:id="27" w:author="Yi-Ting Huang" w:date="2026-09-02T11:44:00Z">
        <w:r w:rsidRPr="007F6017">
          <w:rPr>
            <w:rFonts w:eastAsia="新細明體" w:cstheme="minorHAnsi"/>
            <w:kern w:val="0"/>
            <w:szCs w:val="24"/>
            <w:rPrChange w:id="28" w:author="Yi-Ting Huang" w:date="2026-09-02T11:44:00Z">
              <w:rPr>
                <w:rFonts w:ascii="新細明體" w:eastAsia="新細明體" w:hAnsi="新細明體" w:cs="新細明體"/>
                <w:kern w:val="0"/>
                <w:szCs w:val="24"/>
              </w:rPr>
            </w:rPrChange>
          </w:rPr>
          <w:t>Submissions will be evaluated based on the following criteria:</w:t>
        </w:r>
      </w:ins>
    </w:p>
    <w:p w14:paraId="6FE8635D" w14:textId="59BD059C" w:rsidR="007F6017" w:rsidRPr="007F6017" w:rsidRDefault="007F6017" w:rsidP="007F6017">
      <w:pPr>
        <w:widowControl/>
        <w:numPr>
          <w:ilvl w:val="0"/>
          <w:numId w:val="5"/>
        </w:numPr>
        <w:spacing w:before="100" w:beforeAutospacing="1" w:after="100" w:afterAutospacing="1"/>
        <w:rPr>
          <w:ins w:id="29" w:author="Yi-Ting Huang" w:date="2026-09-02T11:44:00Z"/>
          <w:rFonts w:eastAsia="新細明體" w:cstheme="minorHAnsi"/>
          <w:kern w:val="0"/>
          <w:szCs w:val="24"/>
          <w:rPrChange w:id="30" w:author="Yi-Ting Huang" w:date="2026-09-02T11:44:00Z">
            <w:rPr>
              <w:ins w:id="31" w:author="Yi-Ting Huang" w:date="2026-09-02T11:44:00Z"/>
              <w:rFonts w:ascii="新細明體" w:eastAsia="新細明體" w:hAnsi="新細明體" w:cs="新細明體"/>
              <w:kern w:val="0"/>
              <w:szCs w:val="24"/>
            </w:rPr>
          </w:rPrChange>
        </w:rPr>
      </w:pPr>
      <w:ins w:id="32" w:author="Yi-Ting Huang" w:date="2026-09-02T11:44:00Z">
        <w:r w:rsidRPr="007F6017">
          <w:rPr>
            <w:rFonts w:eastAsia="新細明體" w:cstheme="minorHAnsi"/>
            <w:b/>
            <w:bCs/>
            <w:kern w:val="0"/>
            <w:szCs w:val="24"/>
            <w:rPrChange w:id="33" w:author="Yi-Ting Huang" w:date="2026-09-02T11:44:00Z">
              <w:rPr>
                <w:rFonts w:ascii="新細明體" w:eastAsia="新細明體" w:hAnsi="新細明體" w:cs="新細明體"/>
                <w:b/>
                <w:bCs/>
                <w:kern w:val="0"/>
                <w:szCs w:val="24"/>
              </w:rPr>
            </w:rPrChange>
          </w:rPr>
          <w:t>Novelty and Significance:</w:t>
        </w:r>
        <w:r w:rsidRPr="007F6017">
          <w:rPr>
            <w:rFonts w:eastAsia="新細明體" w:cstheme="minorHAnsi"/>
            <w:kern w:val="0"/>
            <w:szCs w:val="24"/>
            <w:rPrChange w:id="34" w:author="Yi-Ting Huang" w:date="2026-09-02T11:44:00Z">
              <w:rPr>
                <w:rFonts w:ascii="新細明體" w:eastAsia="新細明體" w:hAnsi="新細明體" w:cs="新細明體"/>
                <w:kern w:val="0"/>
                <w:szCs w:val="24"/>
              </w:rPr>
            </w:rPrChange>
          </w:rPr>
          <w:t xml:space="preserve"> </w:t>
        </w:r>
      </w:ins>
      <w:ins w:id="35" w:author="Yi-Ting Huang" w:date="2026-09-02T11:55:00Z">
        <w:r w:rsidR="00102B9E">
          <w:t>The originality or significance of the research idea, approach, findings, or perspective, and its potential contribution to the field.</w:t>
        </w:r>
      </w:ins>
    </w:p>
    <w:p w14:paraId="4138DE72" w14:textId="77777777" w:rsidR="007F6017" w:rsidRPr="007F6017" w:rsidRDefault="007F6017" w:rsidP="007F6017">
      <w:pPr>
        <w:widowControl/>
        <w:numPr>
          <w:ilvl w:val="0"/>
          <w:numId w:val="5"/>
        </w:numPr>
        <w:spacing w:before="100" w:beforeAutospacing="1" w:after="100" w:afterAutospacing="1"/>
        <w:rPr>
          <w:ins w:id="36" w:author="Yi-Ting Huang" w:date="2026-09-02T11:44:00Z"/>
          <w:rFonts w:eastAsia="新細明體" w:cstheme="minorHAnsi"/>
          <w:kern w:val="0"/>
          <w:szCs w:val="24"/>
          <w:rPrChange w:id="37" w:author="Yi-Ting Huang" w:date="2026-09-02T11:44:00Z">
            <w:rPr>
              <w:ins w:id="38" w:author="Yi-Ting Huang" w:date="2026-09-02T11:44:00Z"/>
              <w:rFonts w:ascii="新細明體" w:eastAsia="新細明體" w:hAnsi="新細明體" w:cs="新細明體"/>
              <w:kern w:val="0"/>
              <w:szCs w:val="24"/>
            </w:rPr>
          </w:rPrChange>
        </w:rPr>
      </w:pPr>
      <w:ins w:id="39" w:author="Yi-Ting Huang" w:date="2026-09-02T11:44:00Z">
        <w:r w:rsidRPr="007F6017">
          <w:rPr>
            <w:rFonts w:eastAsia="新細明體" w:cstheme="minorHAnsi"/>
            <w:b/>
            <w:bCs/>
            <w:kern w:val="0"/>
            <w:szCs w:val="24"/>
            <w:rPrChange w:id="40" w:author="Yi-Ting Huang" w:date="2026-09-02T11:44:00Z">
              <w:rPr>
                <w:rFonts w:ascii="新細明體" w:eastAsia="新細明體" w:hAnsi="新細明體" w:cs="新細明體"/>
                <w:b/>
                <w:bCs/>
                <w:kern w:val="0"/>
                <w:szCs w:val="24"/>
              </w:rPr>
            </w:rPrChange>
          </w:rPr>
          <w:t>Research Quality:</w:t>
        </w:r>
        <w:r w:rsidRPr="007F6017">
          <w:rPr>
            <w:rFonts w:eastAsia="新細明體" w:cstheme="minorHAnsi"/>
            <w:kern w:val="0"/>
            <w:szCs w:val="24"/>
            <w:rPrChange w:id="41" w:author="Yi-Ting Huang" w:date="2026-09-02T11:44:00Z">
              <w:rPr>
                <w:rFonts w:ascii="新細明體" w:eastAsia="新細明體" w:hAnsi="新細明體" w:cs="新細明體"/>
                <w:kern w:val="0"/>
                <w:szCs w:val="24"/>
              </w:rPr>
            </w:rPrChange>
          </w:rPr>
          <w:t xml:space="preserve"> The soundness and appropriateness of the research methodology and analysis.</w:t>
        </w:r>
      </w:ins>
    </w:p>
    <w:p w14:paraId="3DBA9867" w14:textId="77777777" w:rsidR="007F6017" w:rsidRPr="007F6017" w:rsidRDefault="007F6017" w:rsidP="007F6017">
      <w:pPr>
        <w:widowControl/>
        <w:numPr>
          <w:ilvl w:val="0"/>
          <w:numId w:val="5"/>
        </w:numPr>
        <w:spacing w:before="100" w:beforeAutospacing="1" w:after="100" w:afterAutospacing="1"/>
        <w:rPr>
          <w:ins w:id="42" w:author="Yi-Ting Huang" w:date="2026-09-02T11:44:00Z"/>
          <w:rFonts w:eastAsia="新細明體" w:cstheme="minorHAnsi"/>
          <w:kern w:val="0"/>
          <w:szCs w:val="24"/>
          <w:rPrChange w:id="43" w:author="Yi-Ting Huang" w:date="2026-09-02T11:44:00Z">
            <w:rPr>
              <w:ins w:id="44" w:author="Yi-Ting Huang" w:date="2026-09-02T11:44:00Z"/>
              <w:rFonts w:ascii="新細明體" w:eastAsia="新細明體" w:hAnsi="新細明體" w:cs="新細明體"/>
              <w:kern w:val="0"/>
              <w:szCs w:val="24"/>
            </w:rPr>
          </w:rPrChange>
        </w:rPr>
      </w:pPr>
      <w:ins w:id="45" w:author="Yi-Ting Huang" w:date="2026-09-02T11:44:00Z">
        <w:r w:rsidRPr="007F6017">
          <w:rPr>
            <w:rFonts w:eastAsia="新細明體" w:cstheme="minorHAnsi"/>
            <w:b/>
            <w:bCs/>
            <w:kern w:val="0"/>
            <w:szCs w:val="24"/>
            <w:rPrChange w:id="46" w:author="Yi-Ting Huang" w:date="2026-09-02T11:44:00Z">
              <w:rPr>
                <w:rFonts w:ascii="新細明體" w:eastAsia="新細明體" w:hAnsi="新細明體" w:cs="新細明體"/>
                <w:b/>
                <w:bCs/>
                <w:kern w:val="0"/>
                <w:szCs w:val="24"/>
              </w:rPr>
            </w:rPrChange>
          </w:rPr>
          <w:t>Clarity:</w:t>
        </w:r>
        <w:r w:rsidRPr="007F6017">
          <w:rPr>
            <w:rFonts w:eastAsia="新細明體" w:cstheme="minorHAnsi"/>
            <w:kern w:val="0"/>
            <w:szCs w:val="24"/>
            <w:rPrChange w:id="47" w:author="Yi-Ting Huang" w:date="2026-09-02T11:44:00Z">
              <w:rPr>
                <w:rFonts w:ascii="新細明體" w:eastAsia="新細明體" w:hAnsi="新細明體" w:cs="新細明體"/>
                <w:kern w:val="0"/>
                <w:szCs w:val="24"/>
              </w:rPr>
            </w:rPrChange>
          </w:rPr>
          <w:t xml:space="preserve"> The clarity and organization of the research objectives, methods, and findings.</w:t>
        </w:r>
      </w:ins>
    </w:p>
    <w:p w14:paraId="3A756ADB" w14:textId="77777777" w:rsidR="007F6017" w:rsidRPr="007F6017" w:rsidRDefault="007F6017" w:rsidP="007F6017">
      <w:pPr>
        <w:widowControl/>
        <w:numPr>
          <w:ilvl w:val="0"/>
          <w:numId w:val="5"/>
        </w:numPr>
        <w:spacing w:before="100" w:beforeAutospacing="1" w:after="100" w:afterAutospacing="1"/>
        <w:rPr>
          <w:ins w:id="48" w:author="Yi-Ting Huang" w:date="2026-09-02T11:44:00Z"/>
          <w:rFonts w:eastAsia="新細明體" w:cstheme="minorHAnsi"/>
          <w:kern w:val="0"/>
          <w:szCs w:val="24"/>
          <w:rPrChange w:id="49" w:author="Yi-Ting Huang" w:date="2026-09-02T11:45:00Z">
            <w:rPr>
              <w:ins w:id="50" w:author="Yi-Ting Huang" w:date="2026-09-02T11:44:00Z"/>
              <w:rFonts w:ascii="新細明體" w:eastAsia="新細明體" w:hAnsi="新細明體" w:cs="新細明體"/>
              <w:kern w:val="0"/>
              <w:szCs w:val="24"/>
            </w:rPr>
          </w:rPrChange>
        </w:rPr>
      </w:pPr>
      <w:ins w:id="51" w:author="Yi-Ting Huang" w:date="2026-09-02T11:44:00Z">
        <w:r w:rsidRPr="007F6017">
          <w:rPr>
            <w:rFonts w:eastAsia="新細明體" w:cstheme="minorHAnsi"/>
            <w:b/>
            <w:bCs/>
            <w:kern w:val="0"/>
            <w:szCs w:val="24"/>
            <w:rPrChange w:id="52" w:author="Yi-Ting Huang" w:date="2026-09-02T11:45:00Z">
              <w:rPr>
                <w:rFonts w:ascii="新細明體" w:eastAsia="新細明體" w:hAnsi="新細明體" w:cs="新細明體"/>
                <w:b/>
                <w:bCs/>
                <w:kern w:val="0"/>
                <w:szCs w:val="24"/>
              </w:rPr>
            </w:rPrChange>
          </w:rPr>
          <w:t>Relevance:</w:t>
        </w:r>
        <w:r w:rsidRPr="007F6017">
          <w:rPr>
            <w:rFonts w:eastAsia="新細明體" w:cstheme="minorHAnsi"/>
            <w:kern w:val="0"/>
            <w:szCs w:val="24"/>
            <w:rPrChange w:id="53" w:author="Yi-Ting Huang" w:date="2026-09-02T11:45:00Z">
              <w:rPr>
                <w:rFonts w:ascii="新細明體" w:eastAsia="新細明體" w:hAnsi="新細明體" w:cs="新細明體"/>
                <w:kern w:val="0"/>
                <w:szCs w:val="24"/>
              </w:rPr>
            </w:rPrChange>
          </w:rPr>
          <w:t xml:space="preserve"> The relevance of the work to the scope and themes of the conference.</w:t>
        </w:r>
      </w:ins>
    </w:p>
    <w:p w14:paraId="4BF482B9" w14:textId="77777777" w:rsidR="007E1219" w:rsidRPr="00567950" w:rsidRDefault="007E1219" w:rsidP="007E1219">
      <w:pPr>
        <w:pStyle w:val="Web"/>
        <w:rPr>
          <w:rFonts w:asciiTheme="minorHAnsi" w:hAnsiTheme="minorHAnsi" w:cstheme="minorHAnsi"/>
        </w:rPr>
      </w:pPr>
      <w:r w:rsidRPr="00567950">
        <w:rPr>
          <w:rStyle w:val="a3"/>
          <w:rFonts w:asciiTheme="minorHAnsi" w:hAnsiTheme="minorHAnsi" w:cstheme="minorHAnsi"/>
        </w:rPr>
        <w:t>Submission Length:</w:t>
      </w:r>
      <w:r w:rsidRPr="00567950">
        <w:rPr>
          <w:rFonts w:asciiTheme="minorHAnsi" w:hAnsiTheme="minorHAnsi" w:cstheme="minorHAnsi"/>
        </w:rPr>
        <w:t xml:space="preserve"> Maximum 1 page</w:t>
      </w:r>
    </w:p>
    <w:p w14:paraId="7E47D8A8" w14:textId="77777777" w:rsidR="007E1219" w:rsidRPr="00567950" w:rsidRDefault="007E1219" w:rsidP="007E1219">
      <w:pPr>
        <w:pStyle w:val="2"/>
        <w:rPr>
          <w:rFonts w:asciiTheme="minorHAnsi" w:hAnsiTheme="minorHAnsi" w:cstheme="minorHAnsi"/>
        </w:rPr>
      </w:pPr>
      <w:r w:rsidRPr="00567950">
        <w:rPr>
          <w:rFonts w:asciiTheme="minorHAnsi" w:hAnsiTheme="minorHAnsi" w:cstheme="minorHAnsi"/>
        </w:rPr>
        <w:t>Research Group Poster</w:t>
      </w:r>
    </w:p>
    <w:p w14:paraId="254FA2FD" w14:textId="77777777" w:rsidR="007E1219" w:rsidRPr="00567950" w:rsidRDefault="007E1219" w:rsidP="007E1219">
      <w:pPr>
        <w:pStyle w:val="Web"/>
        <w:rPr>
          <w:rFonts w:asciiTheme="minorHAnsi" w:hAnsiTheme="minorHAnsi" w:cstheme="minorHAnsi"/>
        </w:rPr>
      </w:pPr>
      <w:r w:rsidRPr="00567950">
        <w:rPr>
          <w:rFonts w:asciiTheme="minorHAnsi" w:hAnsiTheme="minorHAnsi" w:cstheme="minorHAnsi"/>
        </w:rPr>
        <w:lastRenderedPageBreak/>
        <w:t xml:space="preserve">This category is intended for research groups participating in the </w:t>
      </w:r>
      <w:r w:rsidRPr="00567950">
        <w:rPr>
          <w:rStyle w:val="a3"/>
          <w:rFonts w:asciiTheme="minorHAnsi" w:hAnsiTheme="minorHAnsi" w:cstheme="minorHAnsi"/>
        </w:rPr>
        <w:t>TACC project</w:t>
      </w:r>
      <w:r w:rsidRPr="00567950">
        <w:rPr>
          <w:rFonts w:asciiTheme="minorHAnsi" w:hAnsiTheme="minorHAnsi" w:cstheme="minorHAnsi"/>
        </w:rPr>
        <w:t xml:space="preserve"> to present completed or ongoing research projects, promote academic exchange, and foster opportunities for future collaboration.</w:t>
      </w:r>
    </w:p>
    <w:p w14:paraId="7B2C846C" w14:textId="15BDC582" w:rsidR="007E1219" w:rsidRPr="00567950" w:rsidRDefault="007E1219" w:rsidP="007E1219">
      <w:pPr>
        <w:pStyle w:val="Web"/>
        <w:rPr>
          <w:rFonts w:asciiTheme="minorHAnsi" w:hAnsiTheme="minorHAnsi" w:cstheme="minorHAnsi"/>
        </w:rPr>
      </w:pPr>
      <w:r w:rsidRPr="00567950">
        <w:rPr>
          <w:rFonts w:asciiTheme="minorHAnsi" w:hAnsiTheme="minorHAnsi" w:cstheme="minorHAnsi"/>
        </w:rPr>
        <w:t>Research Group Posters are for registration only. Interested research groups should register through the</w:t>
      </w:r>
      <w:del w:id="54" w:author="Yi-Ting Huang" w:date="2026-09-02T11:50:00Z">
        <w:r w:rsidRPr="00567950" w:rsidDel="00BF3366">
          <w:rPr>
            <w:rFonts w:asciiTheme="minorHAnsi" w:hAnsiTheme="minorHAnsi" w:cstheme="minorHAnsi"/>
          </w:rPr>
          <w:delText xml:space="preserve"> d</w:delText>
        </w:r>
      </w:del>
      <w:del w:id="55" w:author="Yi-Ting Huang" w:date="2026-09-02T11:49:00Z">
        <w:r w:rsidRPr="00567950" w:rsidDel="00BF3366">
          <w:rPr>
            <w:rFonts w:asciiTheme="minorHAnsi" w:hAnsiTheme="minorHAnsi" w:cstheme="minorHAnsi"/>
          </w:rPr>
          <w:delText>esignated</w:delText>
        </w:r>
      </w:del>
      <w:r w:rsidRPr="00567950">
        <w:rPr>
          <w:rFonts w:asciiTheme="minorHAnsi" w:hAnsiTheme="minorHAnsi" w:cstheme="minorHAnsi"/>
        </w:rPr>
        <w:t xml:space="preserve"> Google Form. </w:t>
      </w:r>
      <w:r w:rsidR="00C90E5D" w:rsidRPr="00C90E5D">
        <w:rPr>
          <w:rFonts w:asciiTheme="minorHAnsi" w:hAnsiTheme="minorHAnsi" w:cstheme="minorHAnsi"/>
        </w:rPr>
        <w:t>No one-page submission is required.</w:t>
      </w:r>
    </w:p>
    <w:p w14:paraId="75E10C22" w14:textId="77777777" w:rsidR="007E1219" w:rsidRPr="00567950" w:rsidRDefault="007E1219" w:rsidP="007E1219">
      <w:pPr>
        <w:pStyle w:val="2"/>
        <w:rPr>
          <w:rFonts w:asciiTheme="minorHAnsi" w:hAnsiTheme="minorHAnsi" w:cstheme="minorHAnsi"/>
        </w:rPr>
      </w:pPr>
      <w:r w:rsidRPr="00567950">
        <w:rPr>
          <w:rFonts w:asciiTheme="minorHAnsi" w:hAnsiTheme="minorHAnsi" w:cstheme="minorHAnsi"/>
        </w:rPr>
        <w:t>Submission Format</w:t>
      </w:r>
    </w:p>
    <w:p w14:paraId="43C86BE4" w14:textId="5CBB1478" w:rsidR="007E1219" w:rsidRPr="00567950" w:rsidRDefault="007E1219" w:rsidP="007E1219">
      <w:pPr>
        <w:pStyle w:val="Web"/>
        <w:rPr>
          <w:rFonts w:asciiTheme="minorHAnsi" w:hAnsiTheme="minorHAnsi" w:cstheme="minorHAnsi"/>
        </w:rPr>
      </w:pPr>
      <w:r w:rsidRPr="00567950">
        <w:rPr>
          <w:rFonts w:asciiTheme="minorHAnsi" w:hAnsiTheme="minorHAnsi" w:cstheme="minorHAnsi"/>
        </w:rPr>
        <w:t xml:space="preserve">Student Poster submissions should follow the </w:t>
      </w:r>
      <w:r w:rsidRPr="00567950">
        <w:rPr>
          <w:rStyle w:val="a3"/>
          <w:rFonts w:asciiTheme="minorHAnsi" w:hAnsiTheme="minorHAnsi" w:cstheme="minorHAnsi"/>
        </w:rPr>
        <w:t>IEEE Conference Template</w:t>
      </w:r>
      <w:r w:rsidRPr="00567950">
        <w:rPr>
          <w:rFonts w:asciiTheme="minorHAnsi" w:hAnsiTheme="minorHAnsi" w:cstheme="minorHAnsi"/>
        </w:rPr>
        <w:t xml:space="preserve">: </w:t>
      </w:r>
      <w:r w:rsidR="00845B01">
        <w:fldChar w:fldCharType="begin"/>
      </w:r>
      <w:r w:rsidR="00845B01">
        <w:instrText xml:space="preserve"> HYPERLINK "https://www.ieee.org/conferences/publishing/templates?utm_source=chatgpt.com" </w:instrText>
      </w:r>
      <w:r w:rsidR="00845B01">
        <w:fldChar w:fldCharType="separate"/>
      </w:r>
      <w:r w:rsidRPr="00567950">
        <w:rPr>
          <w:rStyle w:val="a4"/>
          <w:rFonts w:asciiTheme="minorHAnsi" w:hAnsiTheme="minorHAnsi" w:cstheme="minorHAnsi"/>
        </w:rPr>
        <w:t>IEEE Conference Templates</w:t>
      </w:r>
      <w:r w:rsidR="00845B01">
        <w:rPr>
          <w:rStyle w:val="a4"/>
          <w:rFonts w:asciiTheme="minorHAnsi" w:hAnsiTheme="minorHAnsi" w:cstheme="minorHAnsi"/>
        </w:rPr>
        <w:fldChar w:fldCharType="end"/>
      </w:r>
    </w:p>
    <w:p w14:paraId="70DFFE66" w14:textId="77777777" w:rsidR="00567950" w:rsidRPr="00567950" w:rsidRDefault="00567950" w:rsidP="00567950">
      <w:pPr>
        <w:pStyle w:val="2"/>
        <w:rPr>
          <w:rFonts w:asciiTheme="minorHAnsi" w:hAnsiTheme="minorHAnsi" w:cstheme="minorHAnsi"/>
        </w:rPr>
      </w:pPr>
      <w:r w:rsidRPr="00567950">
        <w:rPr>
          <w:rFonts w:asciiTheme="minorHAnsi" w:hAnsiTheme="minorHAnsi" w:cstheme="minorHAnsi"/>
        </w:rPr>
        <w:t>Poster Presentation</w:t>
      </w:r>
    </w:p>
    <w:p w14:paraId="5C2F7B1A" w14:textId="77777777" w:rsidR="00567950" w:rsidRPr="00567950" w:rsidRDefault="00567950" w:rsidP="00567950">
      <w:pPr>
        <w:pStyle w:val="isselectedend"/>
        <w:rPr>
          <w:rFonts w:asciiTheme="minorHAnsi" w:hAnsiTheme="minorHAnsi" w:cstheme="minorHAnsi"/>
        </w:rPr>
      </w:pPr>
      <w:r w:rsidRPr="00567950">
        <w:rPr>
          <w:rFonts w:asciiTheme="minorHAnsi" w:hAnsiTheme="minorHAnsi" w:cstheme="minorHAnsi"/>
        </w:rPr>
        <w:t>All accepted Student Posters and registered Research Group Posters will be presented in poster format at the conference.</w:t>
      </w:r>
    </w:p>
    <w:p w14:paraId="24926B97" w14:textId="77777777" w:rsidR="00567950" w:rsidRPr="00567950" w:rsidRDefault="00567950" w:rsidP="00567950">
      <w:pPr>
        <w:pStyle w:val="Web"/>
        <w:rPr>
          <w:rFonts w:asciiTheme="minorHAnsi" w:hAnsiTheme="minorHAnsi" w:cstheme="minorHAnsi"/>
        </w:rPr>
      </w:pPr>
      <w:r w:rsidRPr="00567950">
        <w:rPr>
          <w:rFonts w:asciiTheme="minorHAnsi" w:hAnsiTheme="minorHAnsi" w:cstheme="minorHAnsi"/>
        </w:rPr>
        <w:t>Poster presentation guidelines, including poster size and format, will be announced at a later date.</w:t>
      </w:r>
    </w:p>
    <w:p w14:paraId="79451344" w14:textId="10FEE0A2" w:rsidR="007E1219" w:rsidRPr="00567950" w:rsidRDefault="007E1219" w:rsidP="007E1219">
      <w:pPr>
        <w:pStyle w:val="2"/>
        <w:rPr>
          <w:rFonts w:asciiTheme="minorHAnsi" w:hAnsiTheme="minorHAnsi" w:cstheme="minorHAnsi"/>
        </w:rPr>
      </w:pPr>
      <w:r w:rsidRPr="00567950">
        <w:rPr>
          <w:rFonts w:asciiTheme="minorHAnsi" w:hAnsiTheme="minorHAnsi" w:cstheme="minorHAnsi"/>
        </w:rPr>
        <w:t>Important Dates</w:t>
      </w:r>
    </w:p>
    <w:p w14:paraId="6A010C11" w14:textId="77777777" w:rsidR="007E1219" w:rsidRPr="00567950" w:rsidRDefault="007E1219" w:rsidP="007E1219">
      <w:pPr>
        <w:pStyle w:val="3"/>
        <w:rPr>
          <w:rFonts w:asciiTheme="minorHAnsi" w:hAnsiTheme="minorHAnsi" w:cstheme="minorHAnsi"/>
        </w:rPr>
      </w:pPr>
      <w:r w:rsidRPr="00567950">
        <w:rPr>
          <w:rFonts w:asciiTheme="minorHAnsi" w:hAnsiTheme="minorHAnsi" w:cstheme="minorHAnsi"/>
        </w:rPr>
        <w:t>Student Poster</w:t>
      </w:r>
    </w:p>
    <w:p w14:paraId="4538C576" w14:textId="77777777" w:rsidR="007E1219" w:rsidRPr="00567950" w:rsidRDefault="007E1219" w:rsidP="007E1219">
      <w:pPr>
        <w:pStyle w:val="Web"/>
        <w:numPr>
          <w:ilvl w:val="0"/>
          <w:numId w:val="3"/>
        </w:numPr>
        <w:rPr>
          <w:rFonts w:asciiTheme="minorHAnsi" w:hAnsiTheme="minorHAnsi" w:cstheme="minorHAnsi"/>
        </w:rPr>
      </w:pPr>
      <w:r w:rsidRPr="00567950">
        <w:rPr>
          <w:rStyle w:val="a3"/>
          <w:rFonts w:asciiTheme="minorHAnsi" w:hAnsiTheme="minorHAnsi" w:cstheme="minorHAnsi"/>
        </w:rPr>
        <w:t>Submission Deadline:</w:t>
      </w:r>
      <w:r w:rsidRPr="00567950">
        <w:rPr>
          <w:rFonts w:asciiTheme="minorHAnsi" w:hAnsiTheme="minorHAnsi" w:cstheme="minorHAnsi"/>
        </w:rPr>
        <w:t xml:space="preserve"> October 12, 2026</w:t>
      </w:r>
    </w:p>
    <w:p w14:paraId="2DFC1F2D" w14:textId="77777777" w:rsidR="007E1219" w:rsidRPr="00567950" w:rsidRDefault="007E1219" w:rsidP="007E1219">
      <w:pPr>
        <w:pStyle w:val="Web"/>
        <w:numPr>
          <w:ilvl w:val="0"/>
          <w:numId w:val="3"/>
        </w:numPr>
        <w:rPr>
          <w:rFonts w:asciiTheme="minorHAnsi" w:hAnsiTheme="minorHAnsi" w:cstheme="minorHAnsi"/>
        </w:rPr>
      </w:pPr>
      <w:r w:rsidRPr="00567950">
        <w:rPr>
          <w:rStyle w:val="a3"/>
          <w:rFonts w:asciiTheme="minorHAnsi" w:hAnsiTheme="minorHAnsi" w:cstheme="minorHAnsi"/>
        </w:rPr>
        <w:t>Notification of Acceptance:</w:t>
      </w:r>
      <w:r w:rsidRPr="00567950">
        <w:rPr>
          <w:rFonts w:asciiTheme="minorHAnsi" w:hAnsiTheme="minorHAnsi" w:cstheme="minorHAnsi"/>
        </w:rPr>
        <w:t xml:space="preserve"> October 23, 2026</w:t>
      </w:r>
    </w:p>
    <w:p w14:paraId="3C44DCFC" w14:textId="77777777" w:rsidR="007E1219" w:rsidRPr="00567950" w:rsidRDefault="007E1219" w:rsidP="007E1219">
      <w:pPr>
        <w:pStyle w:val="3"/>
        <w:rPr>
          <w:rFonts w:asciiTheme="minorHAnsi" w:hAnsiTheme="minorHAnsi" w:cstheme="minorHAnsi"/>
        </w:rPr>
      </w:pPr>
      <w:r w:rsidRPr="00567950">
        <w:rPr>
          <w:rFonts w:asciiTheme="minorHAnsi" w:hAnsiTheme="minorHAnsi" w:cstheme="minorHAnsi"/>
        </w:rPr>
        <w:t>Research Group Poster</w:t>
      </w:r>
    </w:p>
    <w:p w14:paraId="38DE8F02" w14:textId="77777777" w:rsidR="007E1219" w:rsidRPr="00567950" w:rsidRDefault="007E1219" w:rsidP="007E1219">
      <w:pPr>
        <w:pStyle w:val="Web"/>
        <w:numPr>
          <w:ilvl w:val="0"/>
          <w:numId w:val="4"/>
        </w:numPr>
        <w:rPr>
          <w:rFonts w:asciiTheme="minorHAnsi" w:hAnsiTheme="minorHAnsi" w:cstheme="minorHAnsi"/>
        </w:rPr>
      </w:pPr>
      <w:r w:rsidRPr="00567950">
        <w:rPr>
          <w:rStyle w:val="a3"/>
          <w:rFonts w:asciiTheme="minorHAnsi" w:hAnsiTheme="minorHAnsi" w:cstheme="minorHAnsi"/>
        </w:rPr>
        <w:t>Registration Deadline:</w:t>
      </w:r>
      <w:r w:rsidRPr="00567950">
        <w:rPr>
          <w:rFonts w:asciiTheme="minorHAnsi" w:hAnsiTheme="minorHAnsi" w:cstheme="minorHAnsi"/>
        </w:rPr>
        <w:t xml:space="preserve"> October 12, 2026</w:t>
      </w:r>
    </w:p>
    <w:p w14:paraId="299AA121" w14:textId="679AB767" w:rsidR="00801528" w:rsidRPr="00567950" w:rsidRDefault="00801528" w:rsidP="007E1219">
      <w:pPr>
        <w:rPr>
          <w:rFonts w:cstheme="minorHAnsi"/>
        </w:rPr>
      </w:pPr>
    </w:p>
    <w:sectPr w:rsidR="00801528" w:rsidRPr="00567950" w:rsidSect="00BF365D">
      <w:pgSz w:w="11906" w:h="16838"/>
      <w:pgMar w:top="1440" w:right="1080" w:bottom="1440" w:left="1080" w:header="851" w:footer="992" w:gutter="0"/>
      <w:cols w:space="425"/>
      <w:docGrid w:type="lines" w:linePitch="360"/>
      <w:sectPrChange w:id="56" w:author="Yi-Ting Huang" w:date="2026-09-02T11:55:00Z">
        <w:sectPr w:rsidR="00801528" w:rsidRPr="00567950" w:rsidSect="00BF365D">
          <w:pgMar w:top="720" w:right="720" w:bottom="720" w:left="720" w:header="851" w:footer="992"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D0921" w14:textId="77777777" w:rsidR="00845B01" w:rsidRDefault="00845B01" w:rsidP="007E1219">
      <w:r>
        <w:separator/>
      </w:r>
    </w:p>
  </w:endnote>
  <w:endnote w:type="continuationSeparator" w:id="0">
    <w:p w14:paraId="00E60545" w14:textId="77777777" w:rsidR="00845B01" w:rsidRDefault="00845B01" w:rsidP="007E1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59E7F" w14:textId="77777777" w:rsidR="00845B01" w:rsidRDefault="00845B01" w:rsidP="007E1219">
      <w:r>
        <w:separator/>
      </w:r>
    </w:p>
  </w:footnote>
  <w:footnote w:type="continuationSeparator" w:id="0">
    <w:p w14:paraId="78327F85" w14:textId="77777777" w:rsidR="00845B01" w:rsidRDefault="00845B01" w:rsidP="007E12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D5698"/>
    <w:multiLevelType w:val="multilevel"/>
    <w:tmpl w:val="7A6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0501BA"/>
    <w:multiLevelType w:val="multilevel"/>
    <w:tmpl w:val="F0E4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876AB"/>
    <w:multiLevelType w:val="multilevel"/>
    <w:tmpl w:val="C09E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0810E6"/>
    <w:multiLevelType w:val="multilevel"/>
    <w:tmpl w:val="12F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57247"/>
    <w:multiLevelType w:val="multilevel"/>
    <w:tmpl w:val="9A3C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i-Ting Huang">
    <w15:presenceInfo w15:providerId="Windows Live" w15:userId="7a5a78cf5240d1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trackRevision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DB0"/>
    <w:rsid w:val="000E7BC2"/>
    <w:rsid w:val="00102B9E"/>
    <w:rsid w:val="00567950"/>
    <w:rsid w:val="007E1219"/>
    <w:rsid w:val="007F6017"/>
    <w:rsid w:val="00801528"/>
    <w:rsid w:val="00845B01"/>
    <w:rsid w:val="00A65DCD"/>
    <w:rsid w:val="00BF3366"/>
    <w:rsid w:val="00BF365D"/>
    <w:rsid w:val="00C53DC8"/>
    <w:rsid w:val="00C90E5D"/>
    <w:rsid w:val="00DC5479"/>
    <w:rsid w:val="00E0251A"/>
    <w:rsid w:val="00ED4DB0"/>
    <w:rsid w:val="00FE28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557B54"/>
  <w15:chartTrackingRefBased/>
  <w15:docId w15:val="{F59D542F-4D5E-4B61-B7E3-D926595C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ED4DB0"/>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ED4DB0"/>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ED4DB0"/>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D4DB0"/>
    <w:rPr>
      <w:rFonts w:ascii="新細明體" w:eastAsia="新細明體" w:hAnsi="新細明體" w:cs="新細明體"/>
      <w:b/>
      <w:bCs/>
      <w:kern w:val="36"/>
      <w:sz w:val="48"/>
      <w:szCs w:val="48"/>
    </w:rPr>
  </w:style>
  <w:style w:type="character" w:customStyle="1" w:styleId="20">
    <w:name w:val="標題 2 字元"/>
    <w:basedOn w:val="a0"/>
    <w:link w:val="2"/>
    <w:uiPriority w:val="9"/>
    <w:rsid w:val="00ED4DB0"/>
    <w:rPr>
      <w:rFonts w:ascii="新細明體" w:eastAsia="新細明體" w:hAnsi="新細明體" w:cs="新細明體"/>
      <w:b/>
      <w:bCs/>
      <w:kern w:val="0"/>
      <w:sz w:val="36"/>
      <w:szCs w:val="36"/>
    </w:rPr>
  </w:style>
  <w:style w:type="character" w:customStyle="1" w:styleId="30">
    <w:name w:val="標題 3 字元"/>
    <w:basedOn w:val="a0"/>
    <w:link w:val="3"/>
    <w:uiPriority w:val="9"/>
    <w:rsid w:val="00ED4DB0"/>
    <w:rPr>
      <w:rFonts w:ascii="新細明體" w:eastAsia="新細明體" w:hAnsi="新細明體" w:cs="新細明體"/>
      <w:b/>
      <w:bCs/>
      <w:kern w:val="0"/>
      <w:sz w:val="27"/>
      <w:szCs w:val="27"/>
    </w:rPr>
  </w:style>
  <w:style w:type="paragraph" w:styleId="Web">
    <w:name w:val="Normal (Web)"/>
    <w:basedOn w:val="a"/>
    <w:uiPriority w:val="99"/>
    <w:semiHidden/>
    <w:unhideWhenUsed/>
    <w:rsid w:val="00ED4DB0"/>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ED4DB0"/>
    <w:rPr>
      <w:b/>
      <w:bCs/>
    </w:rPr>
  </w:style>
  <w:style w:type="character" w:styleId="a4">
    <w:name w:val="Hyperlink"/>
    <w:basedOn w:val="a0"/>
    <w:uiPriority w:val="99"/>
    <w:semiHidden/>
    <w:unhideWhenUsed/>
    <w:rsid w:val="00ED4DB0"/>
    <w:rPr>
      <w:color w:val="0000FF"/>
      <w:u w:val="single"/>
    </w:rPr>
  </w:style>
  <w:style w:type="paragraph" w:styleId="a5">
    <w:name w:val="header"/>
    <w:basedOn w:val="a"/>
    <w:link w:val="a6"/>
    <w:uiPriority w:val="99"/>
    <w:unhideWhenUsed/>
    <w:rsid w:val="007E1219"/>
    <w:pPr>
      <w:tabs>
        <w:tab w:val="center" w:pos="4153"/>
        <w:tab w:val="right" w:pos="8306"/>
      </w:tabs>
      <w:snapToGrid w:val="0"/>
    </w:pPr>
    <w:rPr>
      <w:sz w:val="20"/>
      <w:szCs w:val="20"/>
    </w:rPr>
  </w:style>
  <w:style w:type="character" w:customStyle="1" w:styleId="a6">
    <w:name w:val="頁首 字元"/>
    <w:basedOn w:val="a0"/>
    <w:link w:val="a5"/>
    <w:uiPriority w:val="99"/>
    <w:rsid w:val="007E1219"/>
    <w:rPr>
      <w:sz w:val="20"/>
      <w:szCs w:val="20"/>
    </w:rPr>
  </w:style>
  <w:style w:type="paragraph" w:styleId="a7">
    <w:name w:val="footer"/>
    <w:basedOn w:val="a"/>
    <w:link w:val="a8"/>
    <w:uiPriority w:val="99"/>
    <w:unhideWhenUsed/>
    <w:rsid w:val="007E1219"/>
    <w:pPr>
      <w:tabs>
        <w:tab w:val="center" w:pos="4153"/>
        <w:tab w:val="right" w:pos="8306"/>
      </w:tabs>
      <w:snapToGrid w:val="0"/>
    </w:pPr>
    <w:rPr>
      <w:sz w:val="20"/>
      <w:szCs w:val="20"/>
    </w:rPr>
  </w:style>
  <w:style w:type="character" w:customStyle="1" w:styleId="a8">
    <w:name w:val="頁尾 字元"/>
    <w:basedOn w:val="a0"/>
    <w:link w:val="a7"/>
    <w:uiPriority w:val="99"/>
    <w:rsid w:val="007E1219"/>
    <w:rPr>
      <w:sz w:val="20"/>
      <w:szCs w:val="20"/>
    </w:rPr>
  </w:style>
  <w:style w:type="paragraph" w:customStyle="1" w:styleId="isselectedend">
    <w:name w:val="isselectedend"/>
    <w:basedOn w:val="a"/>
    <w:rsid w:val="00567950"/>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4768">
      <w:bodyDiv w:val="1"/>
      <w:marLeft w:val="0"/>
      <w:marRight w:val="0"/>
      <w:marTop w:val="0"/>
      <w:marBottom w:val="0"/>
      <w:divBdr>
        <w:top w:val="none" w:sz="0" w:space="0" w:color="auto"/>
        <w:left w:val="none" w:sz="0" w:space="0" w:color="auto"/>
        <w:bottom w:val="none" w:sz="0" w:space="0" w:color="auto"/>
        <w:right w:val="none" w:sz="0" w:space="0" w:color="auto"/>
      </w:divBdr>
    </w:div>
    <w:div w:id="212927293">
      <w:bodyDiv w:val="1"/>
      <w:marLeft w:val="0"/>
      <w:marRight w:val="0"/>
      <w:marTop w:val="0"/>
      <w:marBottom w:val="0"/>
      <w:divBdr>
        <w:top w:val="none" w:sz="0" w:space="0" w:color="auto"/>
        <w:left w:val="none" w:sz="0" w:space="0" w:color="auto"/>
        <w:bottom w:val="none" w:sz="0" w:space="0" w:color="auto"/>
        <w:right w:val="none" w:sz="0" w:space="0" w:color="auto"/>
      </w:divBdr>
    </w:div>
    <w:div w:id="1074742854">
      <w:bodyDiv w:val="1"/>
      <w:marLeft w:val="0"/>
      <w:marRight w:val="0"/>
      <w:marTop w:val="0"/>
      <w:marBottom w:val="0"/>
      <w:divBdr>
        <w:top w:val="none" w:sz="0" w:space="0" w:color="auto"/>
        <w:left w:val="none" w:sz="0" w:space="0" w:color="auto"/>
        <w:bottom w:val="none" w:sz="0" w:space="0" w:color="auto"/>
        <w:right w:val="none" w:sz="0" w:space="0" w:color="auto"/>
      </w:divBdr>
    </w:div>
    <w:div w:id="1284190631">
      <w:bodyDiv w:val="1"/>
      <w:marLeft w:val="0"/>
      <w:marRight w:val="0"/>
      <w:marTop w:val="0"/>
      <w:marBottom w:val="0"/>
      <w:divBdr>
        <w:top w:val="none" w:sz="0" w:space="0" w:color="auto"/>
        <w:left w:val="none" w:sz="0" w:space="0" w:color="auto"/>
        <w:bottom w:val="none" w:sz="0" w:space="0" w:color="auto"/>
        <w:right w:val="none" w:sz="0" w:space="0" w:color="auto"/>
      </w:divBdr>
    </w:div>
    <w:div w:id="1455446290">
      <w:bodyDiv w:val="1"/>
      <w:marLeft w:val="0"/>
      <w:marRight w:val="0"/>
      <w:marTop w:val="0"/>
      <w:marBottom w:val="0"/>
      <w:divBdr>
        <w:top w:val="none" w:sz="0" w:space="0" w:color="auto"/>
        <w:left w:val="none" w:sz="0" w:space="0" w:color="auto"/>
        <w:bottom w:val="none" w:sz="0" w:space="0" w:color="auto"/>
        <w:right w:val="none" w:sz="0" w:space="0" w:color="auto"/>
      </w:divBdr>
    </w:div>
    <w:div w:id="1459176451">
      <w:bodyDiv w:val="1"/>
      <w:marLeft w:val="0"/>
      <w:marRight w:val="0"/>
      <w:marTop w:val="0"/>
      <w:marBottom w:val="0"/>
      <w:divBdr>
        <w:top w:val="none" w:sz="0" w:space="0" w:color="auto"/>
        <w:left w:val="none" w:sz="0" w:space="0" w:color="auto"/>
        <w:bottom w:val="none" w:sz="0" w:space="0" w:color="auto"/>
        <w:right w:val="none" w:sz="0" w:space="0" w:color="auto"/>
      </w:divBdr>
    </w:div>
    <w:div w:id="151939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033A-9D77-4BB5-97A1-7A5713D36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Yi-Ting Huang</dc:creator>
  <cp:keywords/>
  <dc:description/>
  <cp:lastModifiedBy>Yi-Ting Huang</cp:lastModifiedBy>
  <cp:revision>2</cp:revision>
  <dcterms:created xsi:type="dcterms:W3CDTF">2026-09-02T03:56:00Z</dcterms:created>
  <dcterms:modified xsi:type="dcterms:W3CDTF">2026-09-02T03:56:00Z</dcterms:modified>
</cp:coreProperties>
</file>